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행사 담당자 확인</w:t>
      </w:r>
    </w:p>
    <w:p>
      <w:commentRangeStart w:id="0"/>
      <w:r>
        <w:t xml:space="preserve">담당자 █████ / 연락 █████</w:t>
      </w:r>
      <w:commentRangeEnd w:id="0"/>
      <w:r>
        <w:rPr>
          <w:rStyle w:val="CommentReference"/>
        </w:rPr>
        <w:commentReference w:id="0"/>
      </w:r>
    </w:p>
    <w:p>
      <w:r>
        <w:t xml:space="preserve">삭제된 변경 기록 시험: </w:t>
      </w:r>
      <w:del w:id="42" w:author="█████">
        <w:r>
          <w:delText xml:space="preserve">█████ █████</w:delText>
        </w:r>
      </w:del>
    </w:p>
    <w:p>
      <w:r>
        <w:drawing>
          <wp:inline xmlns:a="http://schemas.openxmlformats.org/drawingml/2006/main" xmlns:pic="http://schemas.openxmlformats.org/drawingml/2006/picture">
            <wp:extent cx="4937760" cy="2127035"/>
            <wp:docPr id="1" name="Picture 1" descr="김민수 연락처 010-0000-1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ntity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270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█████" w:initials="KM" w:date="2026-10-24T06:34:06Z">
    <w:p>
      <w:pPr>
        <w:pStyle w:val="CommentText"/>
      </w:pPr>
      <w:r>
        <w:rPr>
          <w:rStyle w:val="CommentReference"/>
        </w:rPr>
        <w:annotationRef/>
      </w:r>
      <w:r>
        <w:t xml:space="preserve">참여자 █████에게 █████로 연락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 xml:space="preserve">█████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