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참가 신청서</w:t>
      </w:r>
    </w:p>
    <w:p>
      <w:commentRangeStart w:id="0"/>
      <w:r>
        <w:t xml:space="preserve">담당자 </w:t>
      </w:r>
      <w:r>
        <w:rPr>
          <w:b/>
        </w:rPr>
        <w:t>김</w:t>
      </w:r>
      <w:r>
        <w:rPr>
          <w:i/>
        </w:rPr>
        <w:t>민</w:t>
      </w:r>
      <w:r>
        <w:t>수</w:t>
      </w:r>
      <w:commentRangeEnd w:id="0"/>
      <w:r>
        <w:rPr>
          <w:rStyle w:val="CommentReference"/>
        </w:rPr>
        <w:commentReference w:id="0"/>
      </w:r>
      <w:del w:author="이지은">
        <w:r>
          <w:delText>이전 연락 010-0000-5678</w:delText>
        </w:r>
      </w:del>
    </w:p>
    <w:p>
      <w:r>
        <w:t>전화 010-0000-1234 이메일 sample@example.invalid</w:t>
      </w:r>
    </w:p>
    <w:p>
      <w:r>
        <w:t>주소 서울특별시 마포구 예시로 12, 302호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공동 담당</w:t>
            </w:r>
          </w:p>
        </w:tc>
        <w:tc>
          <w:tcPr>
            <w:tcW w:type="dxa" w:w="4320"/>
          </w:tcPr>
          <w:p>
            <w:r>
              <w:t>이지은</w:t>
            </w:r>
          </w:p>
        </w:tc>
      </w:tr>
      <w:tr>
        <w:tc>
          <w:tcPr>
            <w:tcW w:type="dxa" w:w="4320"/>
          </w:tcPr>
          <w:p>
            <w:r>
              <w:t>연락</w:t>
            </w:r>
          </w:p>
        </w:tc>
        <w:tc>
          <w:tcPr>
            <w:tcW w:type="dxa" w:w="4320"/>
          </w:tcPr>
          <w:p>
            <w:r>
              <w:t>010-0000-5678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김민수" w:initials="" w:date="2026-10-24T20:01:13Z">
    <w:p>
      <w:pPr>
        <w:pStyle w:val="CommentText"/>
      </w:pPr>
      <w:r>
        <w:rPr>
          <w:rStyle w:val="CommentReference"/>
        </w:rPr>
        <w:annotationRef/>
      </w:r>
      <w:r>
        <w:t>검토 담당 이지은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문의 010-0000-1234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담당 김민수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검토 이지은</dc:subject>
  <dc:creator>김민수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